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  <Relationship Id="rId4"
    Type="http://schemas.openxmlformats.org/officeDocument/2006/relationships/custom-properties"
    Target="docProps/custom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!-- ═══ VISIBLE CONTENT ═══ -->
    <w:p>
      <w:pPr>
        <w:pStyle w:val="Heading1"/>
        <w:jc w:val="center"/>
      </w:pPr>
      <w:r>
        <w:t>INTERNAL SECURITY MEMORANDUM</w:t>
      </w:r>
    </w:p>
    <w:p>
      <w:pPr>
        <w:jc w:val="center"/>
      </w:pPr>
      <w:r>
        <w:rPr>
          <w:b/>
          <w:color w:val="C00000"/>
        </w:rPr>
        <w:t>CLASSIFICATION: TOP SECRET // NOFORN</w:t>
      </w:r>
    </w:p>
    <w:p>
      <w:r>
        <w:t xml:space="preserve"> </w:t>
      </w:r>
    </w:p>
    <w:p>
      <w:r>
        <w:rPr>
          <w:b/>
        </w:rPr>
        <w:t xml:space="preserve">TO: </w:t>
      </w:r>
      <w:r>
        <w:t>Director of Internal Affairs, Counterintelligence Division</w:t>
      </w:r>
    </w:p>
    <w:p>
      <w:r>
        <w:rPr>
          <w:b/>
        </w:rPr>
        <w:t xml:space="preserve">FROM: </w:t>
      </w:r>
      <w:r>
        <w:t>J. Morrison, Senior Analyst</w:t>
      </w:r>
    </w:p>
    <w:p>
      <w:r>
        <w:rPr>
          <w:b/>
        </w:rPr>
        <w:t xml:space="preserve">DATE: </w:t>
      </w:r>
      <w:r>
        <w:t>2024-03-15</w:t>
      </w:r>
    </w:p>
    <w:p>
      <w:r>
        <w:rPr>
          <w:b/>
        </w:rPr>
        <w:t xml:space="preserve">SUBJECT: </w:t>
      </w:r>
      <w:r>
        <w:t>Project MOLE HUNT — Interim Investigation Report</w:t>
      </w:r>
    </w:p>
    <w:p>
      <w:r>
        <w:t xml:space="preserve"> </w:t>
      </w:r>
    </w:p>
    <w:p>
      <w:pPr>
        <w:pStyle w:val="Heading2"/>
      </w:pPr>
      <w:r>
        <w:t>1. Executive Summary</w:t>
      </w:r>
    </w:p>
    <w:p>
      <w:r>
        <w:t xml:space="preserve">This memorandum provides an interim update on Project MOLE HUNT, an ongoing counterintelligence investigation initiated following the detection of anomalous data exfiltration patterns on 2024-01-08. Classified information is suspected to have been leaked through routine document channels. All personnel with access to the affected division have been placed under heightened monitoring protocols.</w:t>
      </w:r>
    </w:p>
    <w:p>
      <w:pPr>
        <w:pStyle w:val="Heading2"/>
      </w:pPr>
      <w:r>
        <w:t>2. Technical Background</w:t>
      </w:r>
    </w:p>
    <w:p>
      <w:r>
        <w:t xml:space="preserve">Preliminary forensic analysis of outgoing documents suggests the actor is exploiting features of the Office Open XML document format to embed covert data within standard file transfers. Standard content-scanning tools have failed to detect anomalies in the flagged documents, as the payload does not appear in the rendered document view. A deeper structural examination of the OOXML container is required.</w:t>
      </w:r>
    </w:p>
    <w:p>
      <w:r>
        <w:t xml:space="preserve">Investigators should examine all metadata layers, revision history artifacts, and optional XML components of any suspected document. Standard text rendering tools are insufficient; raw XML inspection is mandatory.</w:t>
      </w:r>
    </w:p>
    <w:p>
      <w:pPr>
        <w:pStyle w:val="Heading2"/>
      </w:pPr>
      <w:r>
        <w:t>3. Operational Recommendations</w:t>
      </w:r>
    </w:p>
    <w:p>
      <w:r>
        <w:t xml:space="preserve">The investigation team recommends the following immediate actions:</w:t>
      </w:r>
    </w:p>
    <w:p>
      <w:pPr>
        <w:numPr>
          <w:ilvl w:val="0"/>
          <w:numId w:val="1"/>
        </w:numPr>
      </w:pPr>
      <w:r>
        <w:t>Conduct full OOXML structural forensics on all outgoing documents from Division R&amp;A.</w:t>
      </w:r>
    </w:p>
    <w:p>
      <w:pPr>
        <w:numPr>
          <w:ilvl w:val="0"/>
          <w:numId w:val="1"/>
        </w:numPr>
      </w:pPr>
      <w:r>
        <w:t>Audit custom document properties and extended metadata fields.</w:t>
      </w:r>
    </w:p>
    <w:p>
      <w:pPr>
        <w:numPr>
          <w:ilvl w:val="0"/>
          <w:numId w:val="1"/>
        </w:numPr>
      </w:pPr>
      <w:r>
        <w:t>Review all tracked-change artifacts, including deleted content not accepted into the final document.</w:t>
      </w:r>
    </w:p>
    <w:p>
      <w:pPr>
        <w:numPr>
          <w:ilvl w:val="0"/>
          <w:numId w:val="1"/>
        </w:numPr>
      </w:pPr>
      <w:r>
        <w:t>Cross-reference comment author identifiers with known personnel identifiers.</w:t>
      </w:r>
    </w:p>
    <w:p>
      <w:r>
        <w:t xml:space="preserve"> </w:t>
      </w:r>
    </w:p>
    <w:p>
      <w:r>
        <w:rPr>
          <w:i/>
          <w:color w:val="808080"/>
        </w:rPr>
        <w:t>This document is draft revision 7. Distribution is restricted to cleared personnel only.</w:t>
      </w:r>
    </w:p>
    <w:p>
      <w:r>
        <w:rPr>
          <w:b/>
        </w:rPr>
        <w:t>— END OF VISIBLE DOCUMENT BODY —</w:t>
      </w:r>
    </w:p>
    <!-- ═══ HIDDEN LAYER: Tracked-deletion block containing the XOR-encrypted flag ═══ -->
    <!-- This block is invisible in normal document rendering (w:del = tracked deletion). -->
    <!-- Forensic examiners must inspect the raw word/document.xml to discover this. -->
    <w:p w:rsidR="00A31F2C">
      <w:del w:id="42" w:author="Analyst_7" w:date="2024-03-15T02:47:00Z">
        <w:r w:rsidDel="00A31F2C">
          <w:rPr>
            <w:rFonts w:ascii="Courier New" w:hAnsi="Courier New"/>
            <w:sz w:val="18"/>
          </w:rPr>
          <w:delText>0938353a113e1503255b183a2f455d07120b5f097b015d10120b5c563b2a0044393058093f411707120b5d167c051e47791d11</w:delText>
        </w:r>
      </w:del>
    </w:p>
    <w:sectPr w:rsidR="00A31F2C"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Analyst_7" w:date="2024-03-15T02:47:00Z" w:initials="A7">
    <w:p>
      <w:r>
        <w:rPr>
          <w:rStyle w:val="CommentReference"/>
        </w:rPr>
      </w:r>
      <w:r>
        <w:t>Review complete. Artifact embedded successfully. Decryption key stored in document properties under the verification checksum field. Author: A7.</w:t>
      </w:r>
    </w:p>
  </w:comment>
</w:comments>
</file>

<file path=word/settings.xml><?xml version="1.0" encoding="utf-8"?>
<w:settings xmlns:w="http://schemas.openxmlformats.org/wordprocessingml/2006/main">
  <w:trackChanges/>
  <w:defaultTabStop w:val="720"/>
  <w:rsids>
    <w:rsidDel w:val="00A31F2C"/>
  </w:rsids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60"/>
      <w:outlineLvl w:val="0"/>
    </w:pPr>
    <w:rPr>
      <w:b/>
      <w:sz w:val="36"/>
      <w:color w:val="1F3864"/>
    </w:rPr>
  </w:style>
  <w:style w:type="paragraph" w:styleId="Heading2">
    <w:name w:val="heading 2"/>
    <w:basedOn w:val="Normal"/>
    <w:next w:val="Normal"/>
    <w:qFormat/>
    <w:pPr>
      <w:spacing w:before="200" w:after="40"/>
      <w:outlineLvl w:val="1"/>
    </w:pPr>
    <w:rPr>
      <w:b/>
      <w:sz w:val="26"/>
      <w:color w:val="2E75B6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  <Relationship Id="rId3"
    Type="http://schemas.openxmlformats.org/officeDocument/2006/relationships/comments"
    Target="comments.xml"/>
</Relationships>
</file>

<file path=docProps/app.xml><?xml version="1.0" encoding="utf-8"?>
<Properties xmlns="http://schemas.openxmlformats.org/officeDocument/2006/extended-properties">
  <Application>Microsoft Office Word</Application>
  <AppVersion>16.0000</AppVersion>
  <DocSecurity>0</DocSecurity>
  <ScaleCrop>false</ScaleCrop>
  <Company>Classified</Company>
  <LinksUpToDate>false</LinksUpToDate>
  <SharedDoc>false</SharedDoc>
  <HyperlinksChanged>false</HyperlinksChanged>
  <Lines>24</Lines>
  <Paragraphs>14</Paragraphs>
  <CharactersWithSpaces>2891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Internal Security Memorandum — Project MOLE HUNT</dc:title>
  <dc:subject>Counterintelligence Investigation — Interim Report</dc:subject>
  <dc:creator>J. Morrison</dc:creator>
  <cp:lastModifiedBy>Analyst_7</cp:lastModifiedBy>
  <cp:revision>7</cp:revision>
  <dcterms:created xsi:type="dcterms:W3CDTF">2024-01-15T09:00:00Z</dcterms:created>
  <dcterms:modified xsi:type="dcterms:W3CDTF">2024-03-15T02:47:13Z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vision">
    <vt:lpwstr>Research &amp; Analysis</vt:lpwstr>
  </property>
  <property fmtid="{D5CDD505-2E9C-101B-9397-08002B2CF9AE}" pid="3" name="ProjectID">
    <vt:lpwstr>PRJ-2024-0847</vt:lpwstr>
  </property>
  <property fmtid="{D5CDD505-2E9C-101B-9397-08002B2CF9AE}" pid="4" name="CheckSum">
    <vt:lpwstr>NGQ2ZjZjNjU0ODc1NmU3NA==</vt:lpwstr>
  </property>
  <property fmtid="{D5CDD505-2E9C-101B-9397-08002B2CF9AE}" pid="5" name="Clearance">
    <vt:lpwstr>LEVEL-5</vt:lpwstr>
  </property>
  <property fmtid="{D5CDD505-2E9C-101B-9397-08002B2CF9AE}" pid="6" name="ReviewCycle">
    <vt:i4>7</vt:i4>
  </property>
</Properties>
</file>